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spacing w:beforeLines="200" w:before="870" w:beforeAutospacing="0" w:afterLines="100" w:after="435" w:afterAutospacing="0"/>
        <w:ind w:left="0" w:firstLineChars="0" w:firstLine="0"/>
        <w:jc w:val="center"/>
        <w:rPr>
          <w:rFonts w:ascii="方正小标宋_GBK" w:eastAsia="方正小标宋_GBK" w:cs="方正小标宋_GBK" w:hAnsi="方正小标宋_GBK" w:hint="eastAsia"/>
          <w:b/>
          <w:bCs/>
          <w:sz w:val="40"/>
          <w:szCs w:val="40"/>
          <w:rPrChange w:id="1" w:author="李宗波" w:date="2024-11-17T10:58:00Z">
            <w:rPr>
              <w:rFonts w:ascii="黑体" w:eastAsia="黑体" w:cs="黑体" w:hAnsi="黑体" w:hint="eastAsia"/>
              <w:b/>
              <w:bCs/>
              <w:sz w:val="40"/>
              <w:szCs w:val="40"/>
            </w:rPr>
          </w:rPrChange>
        </w:rPr>
      </w:pPr>
      <w:r>
        <w:rPr>
          <w:rFonts w:ascii="方正小标宋_GBK" w:eastAsia="方正小标宋_GBK" w:cs="方正小标宋_GBK" w:hAnsi="方正小标宋_GBK" w:hint="eastAsia"/>
          <w:b/>
          <w:bCs/>
          <w:sz w:val="40"/>
          <w:szCs w:val="40"/>
          <w:rPrChange w:id="0" w:author="李宗波" w:date="2024-11-17T10:58:00Z">
            <w:rPr>
              <w:rFonts w:ascii="黑体" w:eastAsia="黑体" w:cs="黑体" w:hAnsi="黑体" w:hint="eastAsia"/>
              <w:b/>
              <w:bCs/>
              <w:sz w:val="40"/>
              <w:szCs w:val="40"/>
            </w:rPr>
          </w:rPrChange>
        </w:rPr>
        <w:t>抢抓机遇期 培育新动能</w:t>
      </w:r>
    </w:p>
    <w:p>
      <w:pPr>
        <w:rPr>
          <w:rFonts w:ascii="宋体" w:eastAsia="宋体" w:cs="宋体" w:hAnsi="宋体" w:hint="eastAsia"/>
        </w:rPr>
      </w:pPr>
      <w:r>
        <w:rPr>
          <w:rFonts w:ascii="宋体" w:eastAsia="宋体" w:cs="宋体" w:hAnsi="宋体" w:hint="eastAsia"/>
        </w:rPr>
        <w:t>宋体</w:t>
      </w:r>
    </w:p>
    <w:p>
      <w:pPr>
        <w:rPr>
          <w:rFonts w:ascii="黑体" w:eastAsia="黑体" w:cs="黑体" w:hAnsi="黑体" w:hint="eastAsia"/>
        </w:rPr>
      </w:pPr>
      <w:r>
        <w:rPr>
          <w:rFonts w:ascii="黑体" w:eastAsia="黑体" w:cs="黑体" w:hAnsi="黑体" w:hint="eastAsia"/>
        </w:rPr>
        <w:t>黑体</w:t>
      </w:r>
    </w:p>
    <w:p>
      <w:pPr>
        <w:rPr>
          <w:rFonts w:ascii="楷体" w:eastAsia="楷体" w:cs="楷体" w:hAnsi="楷体" w:hint="eastAsia"/>
        </w:rPr>
      </w:pPr>
      <w:r>
        <w:rPr>
          <w:rFonts w:ascii="楷体" w:eastAsia="楷体" w:cs="楷体" w:hAnsi="楷体" w:hint="eastAsia"/>
        </w:rPr>
        <w:t>楷体</w:t>
      </w:r>
    </w:p>
    <w:p>
      <w:pPr>
        <w:rPr>
          <w:rFonts w:ascii="隶书" w:eastAsia="隶书" w:cs="隶书" w:hAnsi="仿宋" w:hint="eastAsia"/>
        </w:rPr>
      </w:pPr>
      <w:r>
        <w:rPr>
          <w:rFonts w:ascii="隶书" w:eastAsia="隶书" w:cs="隶书" w:hAnsi="仿宋" w:hint="eastAsia"/>
        </w:rPr>
        <w:t>隶书</w:t>
      </w:r>
      <w:bookmarkStart w:id="0" w:name="_GoBack"/>
      <w:bookmarkEnd w:id="0"/>
    </w:p>
    <w:p>
      <w:pPr>
        <w:rPr>
          <w:rFonts w:ascii="方正小标宋简体" w:eastAsia="方正小标宋简体" w:cs="方正小标宋简体" w:hAnsi="方正小标宋简体" w:hint="eastAsia"/>
        </w:rPr>
      </w:pPr>
      <w:r>
        <w:rPr>
          <w:rFonts w:ascii="方正小标宋简体" w:eastAsia="方正小标宋简体" w:cs="方正小标宋简体" w:hAnsi="方正小标宋简体" w:hint="eastAsia"/>
        </w:rPr>
        <w:t>方正小标宋简体</w:t>
      </w:r>
    </w:p>
    <w:p>
      <w:pPr>
        <w:rPr>
          <w:rFonts w:ascii="方正小标宋_GBK" w:eastAsia="方正小标宋_GBK" w:cs="方正小标宋_GBK" w:hAnsi="方正小标宋_GBK" w:hint="eastAsia"/>
        </w:rPr>
      </w:pPr>
      <w:r>
        <w:rPr>
          <w:rFonts w:ascii="方正小标宋_GBK" w:eastAsia="方正小标宋_GBK" w:cs="方正小标宋_GBK" w:hAnsi="方正小标宋_GBK" w:hint="eastAsia"/>
        </w:rPr>
        <w:t>方正小标宋_GBK</w:t>
      </w:r>
    </w:p>
    <w:p>
      <w:pPr>
        <w:rPr>
          <w:rFonts w:ascii="方正仿宋_GBK" w:cs="方正仿宋_GBK" w:hAnsi="方正仿宋_GBK" w:hint="eastAsia"/>
        </w:rPr>
      </w:pPr>
      <w:r>
        <w:rPr>
          <w:rFonts w:ascii="方正仿宋_GBK" w:cs="方正仿宋_GBK" w:hAnsi="方正仿宋_GBK" w:hint="eastAsia"/>
        </w:rPr>
        <w:t>方正仿宋_GBK</w:t>
      </w:r>
    </w:p>
    <w:p>
      <w:pPr>
        <w:rPr>
          <w:rFonts w:ascii="方正黑体_GBK" w:eastAsia="方正黑体_GBK" w:cs="方正黑体_GBK" w:hAnsi="方正黑体_GBK" w:hint="eastAsia"/>
        </w:rPr>
      </w:pPr>
      <w:r>
        <w:rPr>
          <w:rFonts w:ascii="方正黑体_GBK" w:eastAsia="方正黑体_GBK" w:cs="方正黑体_GBK" w:hAnsi="方正黑体_GBK" w:hint="eastAsia"/>
        </w:rPr>
        <w:t>方正黑体_GBK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日前，国务院办公厅印发《关于以高水平开放推动服务贸易高质量发展的意见》，在推动服务贸易制度型开放、促进资源要素跨境流动、推进重点领域创新发展、拓展国际市场布局、完善支撑体系五个方面，提出了20项任务举措、70多条具体政策措施。</w:t>
      </w:r>
    </w:p>
    <w:p>
      <w:pPr>
        <w:rPr>
          <w:del w:id="3" w:author="李宗波" w:date="2024-11-17T10:48:00Z"/>
          <w:rFonts w:ascii="仿宋" w:eastAsia="仿宋" w:cs="仿宋" w:hAnsi="仿宋" w:hint="eastAsia"/>
        </w:rPr>
      </w:pPr>
      <w:del w:id="2" w:author="李宗波" w:date="2024-11-17T10:48:00Z">
        <w:r>
          <w:rPr>
            <w:rFonts w:ascii="仿宋" w:eastAsia="仿宋" w:cs="仿宋" w:hAnsi="仿宋" w:hint="eastAsia"/>
          </w:rPr>
          <w:delText>“我国服务贸易正处于创新提升发展的重要机遇期。意见是新形势下，国家对服务贸易发展作出的全面系统部署。”商务部部长助理唐文弘在国新办9月10日举行的国务院政策例行吹风会上表示，意见的出台实施，将进一步提高我国服务领域开放水平，促进各类创新要素跨境便利流动；进一步激发各领域创新动能，拓宽服务贸易发展空间；进一步完善促进政策和促进体系，优化服务贸易发展环境。</w:delText>
        </w:r>
      </w:del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当前，全球服务贸易和服务业合作深入发展，数字化、智能化、绿色化进程不断加快，服务贸易成为经济全球化的重要推动力。据世贸组织统计，2013—2023年，全球服务出口年均增长4.9%，</w:t>
      </w:r>
      <w:del w:id="4" w:author="李宗波" w:date="2024-11-17T10:49:00Z">
        <w:r>
          <w:rPr>
            <w:rFonts w:ascii="仿宋" w:eastAsia="仿宋" w:cs="仿宋" w:hAnsi="仿宋" w:hint="eastAsia"/>
          </w:rPr>
          <w:delText>约为货物出口增速的两倍</w:delText>
        </w:r>
      </w:del>
      <w:ins w:id="5" w:author="李宗波" w:date="2024-11-17T10:49:00Z">
        <w:r>
          <w:rPr>
            <w:rFonts w:ascii="仿宋" w:eastAsia="仿宋" w:cs="仿宋" w:hAnsi="仿宋"/>
          </w:rPr>
          <w:t>为货物出口的两倍</w:t>
        </w:r>
      </w:ins>
      <w:r>
        <w:rPr>
          <w:rFonts w:ascii="仿宋" w:eastAsia="仿宋" w:cs="仿宋" w:hAnsi="仿宋" w:hint="eastAsia"/>
        </w:rPr>
        <w:t>，服务贸易占货物和服务贸易总额的比重增加到四分之一。我国将服务贸易作为扩大高水平对外开放、</w:t>
      </w:r>
      <w:r>
        <w:rPr>
          <w:rFonts w:ascii="宋体" w:eastAsia="宋体" w:cs="宋体" w:hAnsi="宋体" w:hint="eastAsia"/>
          <w:rPrChange w:id="6" w:author="李宗波" w:date="2024-11-17T10:50:00Z">
            <w:rPr>
              <w:rFonts w:ascii="仿宋" w:eastAsia="仿宋" w:cs="仿宋" w:hAnsi="仿宋" w:hint="eastAsia"/>
            </w:rPr>
          </w:rPrChange>
        </w:rPr>
        <w:t>培育外贸发展新动能的重要抓手</w:t>
      </w:r>
      <w:r>
        <w:rPr>
          <w:rFonts w:ascii="仿宋" w:eastAsia="仿宋" w:cs="仿宋" w:hAnsi="仿宋" w:hint="eastAsia"/>
        </w:rPr>
        <w:t>，持续推动服务贸易加快发展，2023年全国服务进出口6.6万亿元人民币，同比增长10%，规模创历史新高。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“党的十八大以来，我们着力加强服务贸易顶层设计，完善服务贸易发展平台载体，深化服务领域对外开放，拓展服务贸易国际合作，积极参与国际规则制定，推动服务贸易迈向高质量发展阶段，贸易规模稳步扩大，结构持续优化，国际竞争力不断增强。”唐文弘告诉记者，2012—2023年，以美元统计，中国服务贸易年均增速6.2%，高于全球平均增速和我国同期货物贸易增速。知识密集型服务贸易占服务贸易总额的比重提升至41.4%，其中，知识密集型服务出口占比提升至57.5%，出口竞争力和“含金量”都不断提高。</w:t>
      </w:r>
    </w:p>
    <w:p>
      <w:pPr>
        <w:rPr>
          <w:rFonts w:ascii="黑体" w:eastAsia="黑体" w:cs="黑体" w:hAnsi="黑体" w:hint="eastAsia"/>
        </w:rPr>
      </w:pPr>
      <w:r>
        <w:rPr>
          <w:rFonts w:ascii="黑体" w:eastAsia="黑体" w:cs="黑体" w:hAnsi="黑体" w:hint="eastAsia"/>
        </w:rPr>
        <w:t>唐文弘指出，意见主要体现出了四个方面的特点。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一是突出顶层设计</w:t>
      </w:r>
      <w:r>
        <w:rPr>
          <w:rFonts w:ascii="仿宋" w:eastAsia="仿宋" w:cs="仿宋" w:hAnsi="仿宋" w:hint="eastAsia"/>
        </w:rPr>
        <w:t>，系统谋划和制度集成。意见以试点的制度创新成果为基础，总结提炼出新形势下我国服务贸易发展的总体思路和政策框架，全面强化改革的系统集成、开放的制度设计和部门的协同创新，实现服务贸易创新提升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二是突出高水平开放</w:t>
      </w:r>
      <w:r>
        <w:rPr>
          <w:rFonts w:ascii="仿宋" w:eastAsia="仿宋" w:cs="仿宋" w:hAnsi="仿宋" w:hint="eastAsia"/>
        </w:rPr>
        <w:t>，完善服务贸易开放制度体系。党的二十届三中全会对完善高水平对外开放体制机制作出全面部署。我国主动对接国际高标准经贸规则，首次从规则、规制、管理、标准等方面对服务贸易制度型开放作出比较全面的安排，明确在全国建立健全跨境服务贸易负面清单管理制度，发挥对外开放平台作用，加强规则对接和规制协调，提升服务贸易标准化水平。首次聚焦服务贸易对促进人才、资金、技术、数据等创新要素跨境安全高效流动作出比较系统的安排，提出一系列便利化举措，同步推进要素流动型开放与制度型开放相结合，“边境上”开放与“边境后”准入相衔接，着力打造稳定透明可预期的制度环境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三是突出高质量发展</w:t>
      </w:r>
      <w:r>
        <w:rPr>
          <w:rFonts w:ascii="仿宋" w:eastAsia="仿宋" w:cs="仿宋" w:hAnsi="仿宋" w:hint="eastAsia"/>
        </w:rPr>
        <w:t>，助力发展新质生产力。服务贸易覆盖面广、涉及行业领域多。意见制定过程中，商务部会同各行业领域主管部门，广泛听取经营主体意见，提出重点领域创新发展的方向和举措，充分发挥服务贸易对形成和发展新质生产力的支撑作用。在传统领域，提出增强国际运输服务能力、提升旅行服务国际竞争力的各项举措；在新兴领域，提出支持金融、咨询、设计、认证认可等专业服务贸易发展，提升专业机构国际化服务能力等。顺应服务业与制造业融合发展趋势，提出加快服务外包高端化发展、推进服务贸易与货物贸易融合发展的具体举措；顺应经济绿色转型趋势，提出服务贸易助力绿色低碳发展的具体举措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四是突出提升治理水平</w:t>
      </w:r>
      <w:r>
        <w:rPr>
          <w:rFonts w:ascii="仿宋" w:eastAsia="仿宋" w:cs="仿宋" w:hAnsi="仿宋" w:hint="eastAsia"/>
        </w:rPr>
        <w:t>，增强协同发展合力。意见针对服务贸易发展特点，提出加强部门横向协作、央地纵向联动的思路和举措。进一步创新支持政策，要求各部门加强协调配合，梳理解决服务贸易领域的堵点卡点问题，细化完善财税、金融、保险、人才等政策，支持推进重大改革事项。进一步优化国内国际市场布局，要求建立健全服务贸易促进体系，深化服务贸易国际合作，同时强化区域发展协同，促进东中西部资源要素高效合理有序流动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“商务部将会同有关部门，认真抓好意见的贯彻落实，依靠扩大开放和创新驱动激发服务贸易发展新动能，积极营造扩大开放、鼓励创新、公平竞争、规范有序的服务贸易发展环境，促进服务贸易高质量发展。”唐文弘强调。</w:t>
      </w:r>
    </w:p>
    <w:p>
      <w:pPr>
        <w:rPr>
          <w:rFonts w:ascii="仿宋" w:eastAsia="仿宋" w:cs="仿宋" w:hAnsi="仿宋" w:hint="eastAsia"/>
        </w:rPr>
      </w:pPr>
    </w:p>
    <w:sectPr>
      <w:pgSz w:w="11907" w:h="16839"/>
      <w:pgMar w:top="1440" w:right="1800" w:bottom="1440" w:left="1800" w:header="851" w:footer="992" w:gutter="0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_GBK">
    <w:panose1 w:val="02000000000000000000"/>
    <w:charset w:val="86"/>
    <w:family w:val="script"/>
    <w:pitch w:val="variable"/>
    <w:sig w:usb0="A00002BF" w:usb1="38CF7CFA" w:usb2="00082016" w:usb3="00000000" w:csb0="00040001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variable"/>
    <w:sig w:usb0="00000003" w:usb1="080E0000" w:usb2="00000000" w:usb3="00000000" w:csb0="00040001" w:csb1="00000000"/>
  </w:font>
  <w:font w:name="楷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variable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方正小标宋简体">
    <w:panose1 w:val="02000000000000000000"/>
    <w:charset w:val="86"/>
    <w:family w:val="script"/>
    <w:pitch w:val="variable"/>
    <w:sig w:usb0="A00002BF" w:usb1="184F6CFA" w:usb2="00000012" w:usb3="00000000" w:csb0="00040001" w:csb1="00000000"/>
  </w:font>
  <w:font w:name="方正仿宋_GBK">
    <w:panose1 w:val="02000500000000000000"/>
    <w:charset w:val="86"/>
    <w:family w:val="script"/>
    <w:pitch w:val="variable"/>
    <w:sig w:usb0="A00002BF" w:usb1="78CF7CFA" w:usb2="00000016" w:usb3="00000000" w:csb0="00040001" w:csb1="00000000"/>
  </w:font>
  <w:font w:name="方正黑体_GBK">
    <w:panose1 w:val="02000000000000000000"/>
    <w:charset w:val="86"/>
    <w:family w:val="script"/>
    <w:pitch w:val="variable"/>
    <w:sig w:usb0="A00002BF" w:usb1="38CF7CFA" w:usb2="00082016" w:usb3="00000000" w:csb0="00040001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isplayBackgroundShape/>
  <w:bordersDoNotSurroundHeader/>
  <w:bordersDoNotSurroundFooter/>
  <w:defaultTabStop w:val="420"/>
  <w:drawingGridHorizontalSpacing w:val="160"/>
  <w:drawingGridVerticalSpacing w:val="217"/>
  <w:displayHorizontalDrawingGridEvery w:val="0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keepLines w:val="0"/>
      <w:pageBreakBefore w:val="0"/>
      <w:widowControl w:val="0"/>
      <w:suppressLineNumbers w:val="0"/>
      <w:suppressAutoHyphens w:val="0"/>
      <w:spacing w:line="360" w:lineRule="auto"/>
      <w:ind w:firstLineChars="200" w:firstLine="200"/>
      <w:jc w:val="both"/>
    </w:pPr>
    <w:rPr>
      <w:rFonts w:ascii="Times New Roman" w:eastAsia="方正仿宋_GBK" w:cs="Arial" w:hAnsi="Times New Roman"/>
      <w:kern w:val="2"/>
      <w:sz w:val="32"/>
      <w:szCs w:val="21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customStyle="1" w:styleId="1Char">
    <w:name w:val="heading 1 Char"/>
    <w:basedOn w:val="10"/>
    <w:link w:val="1"/>
    <w:rPr>
      <w:rFonts w:ascii="Times New Roman" w:eastAsia="方正仿宋_GBK" w:cs="Arial" w:hAnsi="Times New Roman"/>
      <w:b/>
      <w:bCs/>
      <w:kern w:val="44"/>
      <w:sz w:val="44"/>
      <w:szCs w:val="44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cs="Arial" w:hAnsi="Times New Roman"/>
      <w:b/>
      <w:bCs/>
      <w:kern w:val="2"/>
      <w:sz w:val="32"/>
      <w:szCs w:val="32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Times New Roman" w:eastAsia="方正仿宋_GBK" w:cs="Arial" w:hAnsi="Times New Roman"/>
      <w:b/>
      <w:bCs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qFormat/>
  </w:style>
  <w:style w:type="paragraph" w:styleId="15">
    <w:name w:val="table of figures"/>
    <w:qFormat/>
    <w:basedOn w:val="0"/>
    <w:next w:val="0"/>
    <w:pPr>
      <w:ind w:leftChars="200" w:left="400" w:hangingChars="200" w:hanging="2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b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-1 0 1 0 0 0 3000 0 1 1 1 1"/>
    <sectPr/>
  </customProps>
</customData>
</file>

<file path=customXml/itemProps1.xml><?xml version="1.0" encoding="utf-8"?>
<ds:datastoreItem xmlns:ds="http://schemas.openxmlformats.org/officeDocument/2006/customXml" ds:itemID="{9BD8CF50-E520-4A83-A4AB-9A9EFF231B3E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11</TotalTime>
  <Application>Yozo_Office9.0.5644.102ZH.SP1</Application>
  <Pages>4</Pages>
  <Words>0</Words>
  <Characters>1349</Characters>
  <Lines>0</Lines>
  <Paragraphs>20</Paragraphs>
  <CharactersWithSpaces>1799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李宗波</dc:creator>
  <cp:lastModifiedBy>李宗波</cp:lastModifiedBy>
  <cp:revision>1</cp:revision>
  <dcterms:created xsi:type="dcterms:W3CDTF">2024-11-16T16:12:25Z</dcterms:created>
  <dcterms:modified xsi:type="dcterms:W3CDTF">2024-11-17T03:02:35Z</dcterms:modified>
</cp:coreProperties>
</file>